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mc:Ignorable="w14 wp14">
  <w:body>
    <w:p>
      <w:r>
        <w:t xml:space="preserve">JANE MORGAN</w:t>
      </w:r>
    </w:p>
    <w:p>
      <w:r>
        <w:t xml:space="preserve">jane.morgan@example.com</w:t>
      </w:r>
    </w:p>
    <w:p>
      <w:r>
        <w:t xml:space="preserve">EXPERIENCE</w:t>
      </w:r>
    </w:p>
    <w:p>
      <w:ins w:id="1" w:author="R">
        <w:r>
          <w:t xml:space="preserve">Senior Engineer</w:t>
        </w:r>
      </w:ins>
      <w:del w:id="2" w:author="R">
        <w:r>
          <w:delText xml:space="preserve">Junior Engineer</w:delText>
        </w:r>
      </w:del>
      <w:r>
        <w:t xml:space="preserve"> at Acme Corp</w:t>
      </w:r>
      <w:commentRangeStart w:id="3"/>
      <w:commentRangeEnd w:id="3"/>
      <w:r>
        <w:commentReference w:id="3"/>
      </w:r>
    </w:p>
    <w:p>
      <w:r>
        <w:t xml:space="preserve">Jan 2021 - Present</w:t>
      </w:r>
    </w:p>
    <w:p>
      <w:pPr>
        <w:numPr>
          <w:ilvl w:val="0"/>
          <w:numId w:val="1"/>
        </w:numPr>
      </w:pPr>
      <w:r>
        <w:t xml:space="preserve">Built the billing pipeline.</w:t>
      </w:r>
    </w:p>
    <w:tbl>
      <w:tr>
        <w:tc>
          <w:p>
            <w:r>
              <w:t xml:space="preserve">Skill</w:t>
            </w:r>
          </w:p>
        </w:tc>
        <w:tc>
          <w:p>
            <w:r>
              <w:t xml:space="preserve">Years</w:t>
            </w:r>
          </w:p>
        </w:tc>
      </w:tr>
      <w:tr>
        <w:tc>
          <w:p>
            <w:r>
              <w:t xml:space="preserve">Python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Go</w:t>
            </w:r>
          </w:p>
        </w:tc>
        <w:tc>
          <w:p>
            <w:r>
              <w:t xml:space="preserve">4</w:t>
            </w:r>
          </w:p>
        </w:tc>
      </w:tr>
    </w:tbl>
  </w:body>
</w:document>
</file>

<file path=word/comments.xml><?xml version="1.0" encoding="utf-8"?>
<w:comments xmlns:w="http://schemas.openxmlformats.org/wordprocessingml/2006/main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mc:Ignorable="w14 wp14">
  <w:comment w:id="3">
    <w:p>
      <w:r>
        <w:t>tighten this</w:t>
      </w:r>
    </w:p>
  </w:comment>
</w:comments>
</file>

<file path=word/footer1.xml><?xml version="1.0" encoding="utf-8"?>
<w:ftr xmlns:w="http://schemas.openxmlformats.org/wordprocessingml/2006/main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mc:Ignorable="w14 wp14">
  <w:p>
    <w:r>
      <w:t xml:space="preserve">Page 1 of 1</w:t>
    </w:r>
  </w:p>
</w:ftr>
</file>

<file path=word/header1.xml><?xml version="1.0" encoding="utf-8"?>
<w:hdr xmlns:w="http://schemas.openxmlformats.org/wordprocessingml/2006/main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mc:Ignorable="w14 wp14">
  <w:p>
    <w:r>
      <w:t xml:space="preserve">jane.morgan@example.com</w:t>
    </w:r>
  </w:p>
</w:hdr>
</file>